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周报修订样例</w:t>
      </w:r>
    </w:p>
    <w:p>
      <w:r>
        <w:t>本段用于生成含插入、删除、格式修改与批注标记的测试文件。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修订样例:</w:t>
      </w:r>
      <w:ins w:id="1" w:author="Codex" w:date="2026-07-08T00:00:00Z">
        <w:r>
          <w:t>新增本周风险闭环动作</w:t>
        </w:r>
      </w:ins>
      <w:del w:id="2" w:author="Codex" w:date="2026-07-08T00:00:00Z">
        <w:r>
          <w:delText>删除旧版口径</w:delText>
        </w:r>
      </w:del>
      <w:r>
        <w:rPr>
          <w:rPrChange w:id="3" w:author="Codex" w:date="2026-07-08T00:00:00Z">
            <w:rPr>
              <w:b/>
            </w:rPr>
          </w:rPrChange>
        </w:rPr>
        <w:t>格式修改痕迹</w:t>
      </w:r>
      <w:commentRangeStart w:id="0"/>
      <w:r>
        <w:t>批注定位文本</w:t>
      </w:r>
      <w:commentRangeEnd w:id="0"/>
      <w:r>
        <w:commentReference w:id="0"/>
      </w:r>
    </w:p>
  </w:body>
</w:document>
</file>

<file path=word/comments.xml><?xml version="1.0" encoding="utf-8"?>
<w:comments xmlns:w="http://schemas.openxmlformats.org/wordprocessingml/2006/main">
  <w:comment w:id="0" w:author="Codex" w:date="2026-07-08T00:00:00Z">
    <w:p>
      <w:r>
        <w:t>请确认风险描述是否准确。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Dirty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